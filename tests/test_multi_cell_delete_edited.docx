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0">
      <w:pPr>
        <w:pStyle w:val="Title"/>
      </w:pPr>
      <w:r>
        <w:t>Multi-Cell Operations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 w14:paraId="00000001">
            <w:r>
              <w:t>Row 1</w:t>
            </w:r>
          </w:p>
        </w:tc>
        <w:tc>
          <w:tcPr>
            <w:tcW w:type="dxa" w:w="2880"/>
          </w:tcPr>
          <w:p w14:paraId="00000002">
            <w:del w:id="0" w:author="AI-test" w:date="2026-02-03T07:14:33Z">
              <w:r>
                <w:delText>Data1</w:delText>
              </w:r>
            </w:del>
            <w:r>
              <w:rPr>
                <w:rStyle w:val="CommentReference"/>
              </w:rPr>
              <w:commentReference w:id="0"/>
            </w:r>
          </w:p>
        </w:tc>
        <w:tc>
          <w:tcPr>
            <w:tcW w:type="dxa" w:w="2880"/>
          </w:tcPr>
          <w:p w14:paraId="00000003">
            <w:del w:id="1" w:author="AI-test" w:date="2026-02-03T07:14:33Z">
              <w:r>
                <w:delText>Data2</w:delText>
              </w:r>
            </w:del>
          </w:p>
        </w:tc>
      </w:tr>
      <w:tr>
        <w:tc>
          <w:tcPr>
            <w:tcW w:type="dxa" w:w="2880"/>
          </w:tcPr>
          <w:p w14:paraId="00000004">
            <w:r>
              <w:t>Row 2</w:t>
            </w:r>
          </w:p>
        </w:tc>
        <w:tc>
          <w:tcPr>
            <w:tcW w:type="dxa" w:w="2880"/>
          </w:tcPr>
          <w:p w14:paraId="00000005">
            <w:r>
              <w:t>Data3</w:t>
            </w:r>
          </w:p>
        </w:tc>
        <w:tc>
          <w:tcPr>
            <w:tcW w:type="dxa" w:w="2880"/>
          </w:tcPr>
          <w:p w14:paraId="00000006">
            <w:r>
              <w:t>Data4</w:t>
            </w:r>
          </w:p>
        </w:tc>
      </w:tr>
      <w:tr>
        <w:tc>
          <w:tcPr>
            <w:tcW w:type="dxa" w:w="2880"/>
          </w:tcPr>
          <w:p w14:paraId="00000007">
            <w:r>
              <w:t>Row 3</w:t>
            </w:r>
          </w:p>
        </w:tc>
        <w:tc>
          <w:tcPr>
            <w:tcW w:type="dxa" w:w="2880"/>
          </w:tcPr>
          <w:p w14:paraId="00000008">
            <w:r>
              <w:t>Data5</w:t>
            </w:r>
          </w:p>
        </w:tc>
        <w:tc>
          <w:tcPr>
            <w:tcW w:type="dxa" w:w="2880"/>
          </w:tcPr>
          <w:p w14:paraId="00000009">
            <w:r>
              <w:t>Data6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AI-test-R" w:date="2026-02-03T07:14:33Z" w:initials="AI">
    <w:p>
      <w:r>
        <w:t xml:space="preserve">Multi-cell same row delete test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