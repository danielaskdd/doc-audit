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0">
      <w:pPr>
        <w:pStyle w:val="Title"/>
      </w:pPr>
      <w:r>
        <w:t>Multi-Cell Distributed Replace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 w14:paraId="00000001">
            <w:r>
              <w:t>Hz</w:t>
            </w:r>
          </w:p>
        </w:tc>
        <w:tc>
          <w:tcPr>
            <w:tcW w:type="dxa" w:w="1440"/>
          </w:tcPr>
          <w:p w14:paraId="00000002">
            <w:r>
              <w:t>g</w:t>
            </w:r>
            <w:del w:id="0" w:author="AI-test" w:date="2026-02-03T07:14:33Z">
              <w:r>
                <w:delText>2</w:delText>
              </w:r>
            </w:del>
            <w:ins w:id="1" w:author="AI-test" w:date="2026-02-03T07:14:33Z">
              <w:r>
                <w:t>²</w:t>
              </w:r>
            </w:ins>
            <w:r>
              <w:t>/Hz</w:t>
            </w:r>
            <w:r>
              <w:rPr>
                <w:rStyle w:val="CommentReference"/>
              </w:rPr>
              <w:commentReference w:id="0"/>
            </w:r>
          </w:p>
        </w:tc>
        <w:tc>
          <w:tcPr>
            <w:tcW w:type="dxa" w:w="1440"/>
          </w:tcPr>
          <w:p w14:paraId="00000003">
            <w:r>
              <w:t>Hz</w:t>
            </w:r>
          </w:p>
        </w:tc>
        <w:tc>
          <w:tcPr>
            <w:tcW w:type="dxa" w:w="1440"/>
          </w:tcPr>
          <w:p w14:paraId="00000004">
            <w:r>
              <w:t>g</w:t>
            </w:r>
            <w:del w:id="2" w:author="AI-test" w:date="2026-02-03T07:14:33Z">
              <w:r>
                <w:delText>2</w:delText>
              </w:r>
            </w:del>
            <w:ins w:id="3" w:author="AI-test" w:date="2026-02-03T07:14:33Z">
              <w:r>
                <w:t>²</w:t>
              </w:r>
            </w:ins>
            <w:r>
              <w:t>/Hz</w:t>
            </w:r>
          </w:p>
        </w:tc>
        <w:tc>
          <w:tcPr>
            <w:tcW w:type="dxa" w:w="1440"/>
          </w:tcPr>
          <w:p w14:paraId="00000005">
            <w:r>
              <w:t>Hz</w:t>
            </w:r>
          </w:p>
        </w:tc>
        <w:tc>
          <w:tcPr>
            <w:tcW w:type="dxa" w:w="1440"/>
          </w:tcPr>
          <w:p w14:paraId="00000006">
            <w:r>
              <w:t>g</w:t>
            </w:r>
            <w:del w:id="4" w:author="AI-test" w:date="2026-02-03T07:14:33Z">
              <w:r>
                <w:delText>2</w:delText>
              </w:r>
            </w:del>
            <w:ins w:id="5" w:author="AI-test" w:date="2026-02-03T07:14:33Z">
              <w:r>
                <w:t>²</w:t>
              </w:r>
            </w:ins>
            <w:r>
              <w:t>/Hz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AI-test-R" w:date="2026-02-03T07:14:33Z" w:initials="AI">
    <w:p>
      <w:r>
        <w:t xml:space="preserve">Multi-cell distributed replace test (like user report)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