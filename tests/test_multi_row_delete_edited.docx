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del w:id="0" w:author="AI-test" w:date="2026-02-03T07:14:33Z">
              <w:r>
                <w:delText>Row 1</w:delText>
              </w:r>
            </w:del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 w14:paraId="00000002">
            <w:del w:id="1" w:author="AI-test" w:date="2026-02-03T07:14:33Z">
              <w:r>
                <w:delText>Data1</w:delText>
              </w:r>
            </w:del>
          </w:p>
        </w:tc>
        <w:tc>
          <w:tcPr>
            <w:tcW w:type="dxa" w:w="2880"/>
          </w:tcPr>
          <w:p w14:paraId="00000003">
            <w:del w:id="2" w:author="AI-test" w:date="2026-02-03T07:14:33Z">
              <w:r>
                <w:delText>Data2</w:delText>
              </w:r>
            </w:del>
          </w:p>
        </w:tc>
      </w:tr>
      <w:tr>
        <w:tc>
          <w:tcPr>
            <w:tcW w:type="dxa" w:w="2880"/>
          </w:tcPr>
          <w:p w14:paraId="00000004">
            <w:del w:id="3" w:author="AI-test" w:date="2026-02-03T07:14:33Z">
              <w:r>
                <w:delText>Row 2</w:delText>
              </w:r>
            </w:del>
          </w:p>
        </w:tc>
        <w:tc>
          <w:tcPr>
            <w:tcW w:type="dxa" w:w="2880"/>
          </w:tcPr>
          <w:p w14:paraId="00000005">
            <w:del w:id="4" w:author="AI-test" w:date="2026-02-03T07:14:33Z">
              <w:r>
                <w:delText>Data3</w:delText>
              </w:r>
            </w:del>
          </w:p>
        </w:tc>
        <w:tc>
          <w:tcPr>
            <w:tcW w:type="dxa" w:w="2880"/>
          </w:tcPr>
          <w:p w14:paraId="00000006">
            <w:del w:id="5" w:author="AI-test" w:date="2026-02-03T07:14:33Z">
              <w:r>
                <w:delText>Data4</w:delText>
              </w:r>
            </w:del>
          </w:p>
        </w:tc>
      </w:tr>
      <w:tr>
        <w:tc>
          <w:tcPr>
            <w:tcW w:type="dxa" w:w="2880"/>
          </w:tcPr>
          <w:p w14:paraId="00000007">
            <w:r>
              <w:t>Row 3</w:t>
            </w:r>
          </w:p>
        </w:tc>
        <w:tc>
          <w:tcPr>
            <w:tcW w:type="dxa" w:w="2880"/>
          </w:tcPr>
          <w:p w14:paraId="00000008">
            <w:r>
              <w:t>Data5</w:t>
            </w:r>
          </w:p>
        </w:tc>
        <w:tc>
          <w:tcPr>
            <w:tcW w:type="dxa" w:w="2880"/>
          </w:tcPr>
          <w:p w14:paraId="00000009">
            <w:r>
              <w:t>Data6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-R" w:date="2026-02-03T07:14:33Z" w:initials="AI">
    <w:p>
      <w:r>
        <w:t xml:space="preserve">Multi-row delete test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