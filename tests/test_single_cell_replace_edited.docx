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r>
              <w:t>Row 1</w:t>
            </w:r>
          </w:p>
        </w:tc>
        <w:tc>
          <w:tcPr>
            <w:tcW w:type="dxa" w:w="2880"/>
          </w:tcPr>
          <w:p w14:paraId="00000002">
            <w:commentRangeStart w:id="0"/>
            <w:ins w:id="0" w:author="AI-test" w:date="2026-02-03T07:14:33Z">
              <w:r>
                <w:t>New</w:t>
              </w:r>
            </w:ins>
            <w:r>
              <w:t>Data</w:t>
            </w:r>
            <w:del w:id="1" w:author="AI-test" w:date="2026-02-03T07:14:33Z">
              <w:r>
                <w:delText>1</w:delText>
              </w:r>
            </w:del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880"/>
          </w:tcPr>
          <w:p w14:paraId="00000003">
            <w:r>
              <w:t>Data2</w:t>
            </w:r>
          </w:p>
        </w:tc>
      </w:tr>
      <w:tr>
        <w:tc>
          <w:tcPr>
            <w:tcW w:type="dxa" w:w="2880"/>
          </w:tcPr>
          <w:p w14:paraId="00000004">
            <w:r>
              <w:t>Row 2</w:t>
            </w:r>
          </w:p>
        </w:tc>
        <w:tc>
          <w:tcPr>
            <w:tcW w:type="dxa" w:w="2880"/>
          </w:tcPr>
          <w:p w14:paraId="00000005">
            <w:r>
              <w:t>Data3</w:t>
            </w:r>
          </w:p>
        </w:tc>
        <w:tc>
          <w:tcPr>
            <w:tcW w:type="dxa" w:w="2880"/>
          </w:tcPr>
          <w:p w14:paraId="00000006">
            <w:r>
              <w:t>Data4</w:t>
            </w:r>
          </w:p>
        </w:tc>
      </w:tr>
      <w:tr>
        <w:tc>
          <w:tcPr>
            <w:tcW w:type="dxa" w:w="2880"/>
          </w:tcPr>
          <w:p w14:paraId="00000007">
            <w:r>
              <w:t>Row 3</w:t>
            </w:r>
          </w:p>
        </w:tc>
        <w:tc>
          <w:tcPr>
            <w:tcW w:type="dxa" w:w="2880"/>
          </w:tcPr>
          <w:p w14:paraId="00000008">
            <w:r>
              <w:t>Data5</w:t>
            </w:r>
          </w:p>
        </w:tc>
        <w:tc>
          <w:tcPr>
            <w:tcW w:type="dxa" w:w="2880"/>
          </w:tcPr>
          <w:p w14:paraId="00000009">
            <w:r>
              <w:t>Data6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-R" w:date="2026-02-03T07:14:33Z" w:initials="AI">
    <w:p>
      <w:r>
        <w:t xml:space="preserve">Single-cell replace test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